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钢材采购合同</w:t>
      </w:r>
    </w:p>
    <w:p>
      <w:r>
        <w:t>合同编号：QH-CG-2026-0088</w:t>
      </w:r>
    </w:p>
    <w:p>
      <w:r>
        <w:t>甲方（采购方）：虚构市青禾建材贸易有限公司（以下简称“青禾建材”）</w:t>
      </w:r>
    </w:p>
    <w:p>
      <w:r>
        <w:t>住所：虚构省虚构市虚构区不存在大道100号</w:t>
      </w:r>
    </w:p>
    <w:p>
      <w:r>
        <w:t>法定代表人：冯某</w:t>
      </w:r>
    </w:p>
    <w:p>
      <w:r>
        <w:t>乙方（供货方）：虚构市某某钢构有限公司（以下简称“某某钢构”）</w:t>
      </w:r>
    </w:p>
    <w:p>
      <w:r>
        <w:t>住所：虚构省虚构市虚构区无此路200号</w:t>
      </w:r>
    </w:p>
    <w:p>
      <w:r>
        <w:t>法定代表人：褚某</w:t>
      </w:r>
    </w:p>
    <w:p>
      <w:r>
        <w:t>甲乙双方根据《中华人民共和国民法典》及相关法律法规，经平等协商，就甲方向乙方采购钢材事宜订立本合同。</w:t>
      </w:r>
    </w:p>
    <w:p>
      <w:r>
        <w:t>第一条　标的物</w:t>
      </w:r>
    </w:p>
    <w:p>
      <w:r>
        <w:t>1.1 标的物的名称、规格、数量、单价见下表：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规格</w:t>
            </w:r>
          </w:p>
        </w:tc>
        <w:tc>
          <w:tcPr>
            <w:tcW w:type="dxa" w:w="1440"/>
          </w:tcPr>
          <w:p>
            <w:r>
              <w:t>数量（吨）</w:t>
            </w:r>
          </w:p>
        </w:tc>
        <w:tc>
          <w:tcPr>
            <w:tcW w:type="dxa" w:w="1440"/>
          </w:tcPr>
          <w:p>
            <w:r>
              <w:t>单价（元/吨）</w:t>
            </w:r>
          </w:p>
        </w:tc>
        <w:tc>
          <w:tcPr>
            <w:tcW w:type="dxa" w:w="1440"/>
          </w:tcPr>
          <w:p>
            <w:r>
              <w:t>金额（元）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热轧H型钢</w:t>
            </w:r>
          </w:p>
        </w:tc>
        <w:tc>
          <w:tcPr>
            <w:tcW w:type="dxa" w:w="1440"/>
          </w:tcPr>
          <w:p>
            <w:r>
              <w:t>HW200×200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4,200</w:t>
            </w:r>
          </w:p>
        </w:tc>
        <w:tc>
          <w:tcPr>
            <w:tcW w:type="dxa" w:w="1440"/>
          </w:tcPr>
          <w:p>
            <w:r>
              <w:t>630,000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热轧H型钢</w:t>
            </w:r>
          </w:p>
        </w:tc>
        <w:tc>
          <w:tcPr>
            <w:tcW w:type="dxa" w:w="1440"/>
          </w:tcPr>
          <w:p>
            <w:r>
              <w:t>HN300×150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4,200</w:t>
            </w:r>
          </w:p>
        </w:tc>
        <w:tc>
          <w:tcPr>
            <w:tcW w:type="dxa" w:w="1440"/>
          </w:tcPr>
          <w:p>
            <w:r>
              <w:t>630,000</w:t>
            </w:r>
          </w:p>
        </w:tc>
      </w:tr>
    </w:tbl>
    <w:p>
      <w:r>
        <w:t>1.2 上表单价已含增值税及运至甲方指定地点的运输费用。</w:t>
      </w:r>
    </w:p>
    <w:p>
      <w:r>
        <w:t>第二条　质量标准</w:t>
      </w:r>
    </w:p>
    <w:p>
      <w:r>
        <w:t>2.1 标的物应符合国家现行标准，并随货提供产品质量证明书。</w:t>
      </w:r>
    </w:p>
    <w:p>
      <w:r>
        <w:t xml:space="preserve">2.2 青禾建材有权委托第三方检测机构对标的物进行抽检</w:t>
      </w:r>
      <w:commentRangeStart w:id="9"/>
      <w:del w:id="12" w:author="AI审查（待律师确认）" w:date="2026-10-01T13:46:20Z">
        <w:r>
          <w:delText xml:space="preserve">，检测费用先由青禾建材垫付</w:delText>
        </w:r>
      </w:del>
      <w:commentRangeEnd w:id="9"/>
      <w:r>
        <w:commentReference w:id="9"/>
      </w:r>
      <w:r>
        <w:t xml:space="preserve">。</w:t>
      </w:r>
    </w:p>
    <w:p>
      <w:r>
        <w:t xml:space="preserve">2.3 抽检不合格的，检测费用由乙方承担，</w:t>
      </w:r>
      <w:commentRangeStart w:id="5"/>
      <w:r>
        <w:t xml:space="preserve">甲方有权拒收该批货物</w:t>
      </w:r>
      <w:ins w:id="8" w:author="AI审查（待律师确认）" w:date="2026-10-01T13:46:20Z">
        <w:r>
          <w:t xml:space="preserve">，并有权解除合同</w:t>
        </w:r>
      </w:ins>
      <w:commentRangeEnd w:id="5"/>
      <w:r>
        <w:commentReference w:id="5"/>
      </w:r>
      <w:r>
        <w:t xml:space="preserve">。</w:t>
      </w:r>
    </w:p>
    <w:p>
      <w:r>
        <w:t>第三条　交货</w:t>
      </w:r>
    </w:p>
    <w:p>
      <w:r>
        <w:t>3.1 交货时间：2026年5月20日前分两批交付。</w:t>
      </w:r>
    </w:p>
    <w:p>
      <w:r>
        <w:t>3.2 交货地点：虚构市虚构区不存在大道100号青禾建材一号仓库。</w:t>
      </w:r>
    </w:p>
    <w:p>
      <w:r>
        <w:t xml:space="preserve">3.3 乙方应提前两日</w:t>
      </w:r>
      <w:commentRangeStart w:id="4"/>
      <w:r>
        <w:t xml:space="preserve">通知甲方收货</w:t>
      </w:r>
      <w:ins w:id="7" w:author="AI审查（待律师确认）" w:date="2026-10-01T13:46:20Z">
        <w:r>
          <w:t xml:space="preserve">（书面通知）</w:t>
        </w:r>
      </w:ins>
      <w:commentRangeEnd w:id="4"/>
      <w:r>
        <w:commentReference w:id="4"/>
      </w:r>
      <w:r>
        <w:t xml:space="preserve">，甲方应安排人员清点签收。</w:t>
      </w:r>
    </w:p>
    <w:p>
      <w:r>
        <w:t>第四条　验收</w:t>
      </w:r>
    </w:p>
    <w:p>
      <w:r>
        <w:t xml:space="preserve">4.1 甲方应于到货后</w:t>
      </w:r>
      <w:commentRangeStart w:id="2"/>
      <w:del w:id="3" w:author="AI审查（待律师确认）" w:date="2026-10-01T13:46:20Z">
        <w:r>
          <w:delText xml:space="preserve">七日</w:delText>
        </w:r>
      </w:del>
      <w:ins w:id="4" w:author="AI审查（待律师确认）" w:date="2026-10-01T13:46:20Z">
        <w:r>
          <w:t xml:space="preserve">十五日</w:t>
        </w:r>
      </w:ins>
      <w:commentRangeEnd w:id="2"/>
      <w:r>
        <w:commentReference w:id="2"/>
      </w:r>
      <w:r>
        <w:t xml:space="preserve">内完成验收，逾期未提出书面异议的，视为验收合格。</w:t>
      </w:r>
    </w:p>
    <w:p>
      <w:r>
        <w:t xml:space="preserve">4.2 </w:t>
      </w:r>
      <w:commentRangeStart w:id="7"/>
      <w:del w:id="10" w:author="AI审查（待律师确认）" w:date="2026-10-01T13:46:20Z">
        <w:r>
          <w:delText xml:space="preserve">隐蔽瑕疵的</w:delText>
        </w:r>
      </w:del>
      <w:commentRangeEnd w:id="7"/>
      <w:r>
        <w:commentReference w:id="7"/>
      </w:r>
      <w:r>
        <w:t xml:space="preserve">异议期为验收合格之日起六个月。</w:t>
      </w:r>
    </w:p>
    <w:p>
      <w:r>
        <w:t>第五条　价款与支付</w:t>
      </w:r>
    </w:p>
    <w:p>
      <w:r>
        <w:t>5.1 合同总价款为人民币壹佰贰拾陆万元整（￥1,260,000.00）。</w:t>
      </w:r>
    </w:p>
    <w:p>
      <w:r>
        <w:t xml:space="preserve">5.2 甲方应于收到货物后</w:t>
      </w:r>
      <w:commentRangeStart w:id="1"/>
      <w:del w:id="1" w:author="AI审查（待律师确认）" w:date="2026-10-01T13:46:20Z">
        <w:r>
          <w:delText xml:space="preserve">九十日</w:delText>
        </w:r>
      </w:del>
      <w:ins w:id="2" w:author="AI审查（待律师确认）" w:date="2026-10-01T13:46:20Z">
        <w:r>
          <w:t xml:space="preserve">三十日</w:t>
        </w:r>
      </w:ins>
      <w:commentRangeEnd w:id="1"/>
      <w:r>
        <w:commentReference w:id="1"/>
      </w:r>
      <w:r>
        <w:t xml:space="preserve">内付款。</w:t>
      </w:r>
    </w:p>
    <w:p>
      <w:r>
        <w:t>5.3 乙方应在甲方付款前开具等额增值税专用发票。</w:t>
      </w:r>
    </w:p>
    <w:p>
      <w:r>
        <w:t>第六条　违约责任</w:t>
      </w:r>
    </w:p>
    <w:p>
      <w:r>
        <w:t>6.1 乙方逾期交货的，每逾期一日，按逾期交货部分价款的千分之一向甲方支付违约金。</w:t>
      </w:r>
    </w:p>
    <w:p>
      <w:r>
        <w:t xml:space="preserve">6.2 甲方逾期付款的，每逾期一日，按逾期付款金额的</w:t>
      </w:r>
      <w:commentRangeStart w:id="3"/>
      <w:del w:id="5" w:author="AI审查（待律师确认）" w:date="2026-10-01T13:46:20Z">
        <w:r>
          <w:delText xml:space="preserve">万分之五</w:delText>
        </w:r>
      </w:del>
      <w:ins w:id="6" w:author="AI审查（待律师确认）" w:date="2026-10-01T13:46:20Z">
        <w:r>
          <w:t xml:space="preserve">万分之三</w:t>
        </w:r>
      </w:ins>
      <w:commentRangeEnd w:id="3"/>
      <w:r>
        <w:commentReference w:id="3"/>
      </w:r>
      <w:r>
        <w:t xml:space="preserve">向乙方支付违约金。</w:t>
      </w:r>
    </w:p>
    <w:p>
      <w:r>
        <w:t xml:space="preserve">6.3 违约金不足以弥补损失的，违约方</w:t>
      </w:r>
      <w:commentRangeStart w:id="8"/>
      <w:del w:id="11" w:author="AI审查（待律师确认）" w:date="2026-10-01T13:46:20Z">
        <w:r>
          <w:delText xml:space="preserve">还应</w:delText>
        </w:r>
      </w:del>
      <w:commentRangeEnd w:id="8"/>
      <w:r>
        <w:commentReference w:id="8"/>
      </w:r>
      <w:r>
        <w:t xml:space="preserve">赔偿损失。</w:t>
      </w:r>
    </w:p>
    <w:p>
      <w:r>
        <w:t>第七条　不可抗力</w:t>
      </w:r>
    </w:p>
    <w:p>
      <w:r>
        <w:t>7.1 因不可抗力不能履行合同的，根据不可抗力的影响部分或全部免除责任。</w:t>
      </w:r>
    </w:p>
    <w:p>
      <w:r>
        <w:t>7.2 遭遇不可抗力的一方应在三日内书面通知对方，并在十五日内提供证明。</w:t>
      </w:r>
    </w:p>
    <w:p>
      <w:r>
        <w:t>第八条　争议解决</w:t>
      </w:r>
    </w:p>
    <w:p>
      <w:r>
        <w:t>8.1 因本合同发生的争议，双方协商解决；协商不成的，提交甲方所在地人民法院诉讼解决。</w:t>
      </w:r>
    </w:p>
    <w:p>
      <w:r>
        <w:t>第九条　通知与送达</w:t>
      </w:r>
    </w:p>
    <w:p>
      <w:r>
        <w:t>9.1 双方指定的电子邮件通知地址以本合同附件为准，附件的电子版可在</w:t>
      </w:r>
      <w:hyperlink r:id="rId11">
        <w:r>
          <w:rPr>
            <w:color w:val="0563C1"/>
            <w:u w:val="single"/>
          </w:rPr>
          <w:t>http://127.0.0.1/lbfx-attachment</w:t>
        </w:r>
      </w:hyperlink>
      <w:r>
        <w:t>查阅，通知自发出之日起视为送达。</w:t>
      </w:r>
    </w:p>
    <w:p>
      <w:r>
        <w:t>9.2 一方变更通知地址的，应于变更后三日内书面通知对方。</w:t>
      </w:r>
    </w:p>
    <w:p>
      <w:r>
        <w:t>第十条　其他</w:t>
      </w:r>
    </w:p>
    <w:p>
      <w:r>
        <w:t xml:space="preserve">10.1 本合同自双方</w:t>
      </w:r>
      <w:commentRangeStart w:id="6"/>
      <w:r>
        <w:t xml:space="preserve">签字盖章</w:t>
      </w:r>
      <w:ins w:id="9" w:author="AI审查（待律师确认）" w:date="2026-10-01T13:46:20Z">
        <w:r>
          <w:t xml:space="preserve">（法定代表人或授权代表签字）</w:t>
        </w:r>
      </w:ins>
      <w:commentRangeEnd w:id="6"/>
      <w:r>
        <w:commentReference w:id="6"/>
      </w:r>
      <w:r>
        <w:t xml:space="preserve">之日起生效。</w:t>
      </w:r>
    </w:p>
    <w:p>
      <w:r>
        <w:t>10.2 本合同一式四份，双方各执两份，具有同等法律效力。</w:t>
      </w:r>
    </w:p>
    <w:p>
      <w:r>
        <w:t>甲方（盖章）：虚构市青禾建材贸易有限公司　　乙方（盖章）：虚构市某某钢构有限公司</w:t>
      </w:r>
    </w:p>
    <w:p>
      <w:r>
        <w:t>签订日期：2026年4月1日</w:t>
      </w:r>
    </w:p>
    <w:p>
      <w:r>
        <w:t>样本编号：LBFX-CONT01-R5T9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审查（待律师确认）" w:date="2026-10-01T13:46:20Z" w:initials="AI">
    <w:p>
      <w:r>
        <w:annotationRef/>
      </w:r>
      <w:r>
        <w:t xml:space="preserve">第1条的理由</w:t>
      </w:r>
    </w:p>
  </w:comment>
  <w:comment w:id="2" w:author="AI审查（待律师确认）" w:date="2026-10-01T13:46:20Z" w:initials="AI">
    <w:p>
      <w:r>
        <w:annotationRef/>
      </w:r>
      <w:r>
        <w:t xml:space="preserve">第2条的理由</w:t>
      </w:r>
    </w:p>
  </w:comment>
  <w:comment w:id="3" w:author="AI审查（待律师确认）" w:date="2026-10-01T13:46:20Z" w:initials="AI">
    <w:p>
      <w:r>
        <w:annotationRef/>
      </w:r>
      <w:r>
        <w:t xml:space="preserve">第3条的理由</w:t>
      </w:r>
    </w:p>
  </w:comment>
  <w:comment w:id="4" w:author="AI审查（待律师确认）" w:date="2026-10-01T13:46:20Z" w:initials="AI">
    <w:p>
      <w:r>
        <w:annotationRef/>
      </w:r>
      <w:r>
        <w:t xml:space="preserve">第4条的理由</w:t>
      </w:r>
    </w:p>
  </w:comment>
  <w:comment w:id="5" w:author="AI审查（待律师确认）" w:date="2026-10-01T13:46:20Z" w:initials="AI">
    <w:p>
      <w:r>
        <w:annotationRef/>
      </w:r>
      <w:r>
        <w:t xml:space="preserve">第5条的理由</w:t>
      </w:r>
    </w:p>
  </w:comment>
  <w:comment w:id="6" w:author="AI审查（待律师确认）" w:date="2026-10-01T13:46:20Z" w:initials="AI">
    <w:p>
      <w:r>
        <w:annotationRef/>
      </w:r>
      <w:r>
        <w:t xml:space="preserve">第6条的理由</w:t>
      </w:r>
    </w:p>
  </w:comment>
  <w:comment w:id="7" w:author="AI审查（待律师确认）" w:date="2026-10-01T13:46:20Z" w:initials="AI">
    <w:p>
      <w:r>
        <w:annotationRef/>
      </w:r>
      <w:r>
        <w:t xml:space="preserve">第7条的理由</w:t>
      </w:r>
    </w:p>
  </w:comment>
  <w:comment w:id="8" w:author="AI审查（待律师确认）" w:date="2026-10-01T13:46:20Z" w:initials="AI">
    <w:p>
      <w:r>
        <w:annotationRef/>
      </w:r>
      <w:r>
        <w:t xml:space="preserve">第8条的理由</w:t>
      </w:r>
    </w:p>
  </w:comment>
  <w:comment w:id="9" w:author="AI审查（待律师确认）" w:date="2026-10-01T13:46:20Z" w:initials="AI">
    <w:p>
      <w:r>
        <w:annotationRef/>
      </w:r>
      <w:r>
        <w:t xml:space="preserve">第9条的理由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虚构测试样本 LBFX-CONT01-R5T9　第1页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钢材采购合同（QH-CG-2026-0088）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127.0.0.1/lbfx-attachment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钢材采购合同</dc:title>
  <dc:subject/>
  <dc:creator>lawbench 虚构样本</dc:creator>
  <cp:keywords>LBFX-CONT01-R5T9</cp:keywords>
  <dc:description>generated by python-docx</dc:description>
  <cp:lastModifiedBy>lawbench 虚构样本</cp:lastModifiedBy>
  <cp:revision>1</cp:revision>
  <dcterms:created xsi:type="dcterms:W3CDTF">2026-09-29T09:00:00Z</dcterms:created>
  <dcterms:modified xsi:type="dcterms:W3CDTF">2026-09-29T09:00:00Z</dcterms:modified>
  <cp:category/>
</cp:coreProperties>
</file>