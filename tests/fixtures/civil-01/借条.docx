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借条</w:t>
      </w:r>
    </w:p>
    <w:p>
      <w:r>
        <w:t>今借到出借人李某乙人民币捌万元整（￥80,000.00），用于本人经营资金周转。</w:t>
      </w:r>
    </w:p>
    <w:p>
      <w:r>
        <w:t>借款日期：2025年3月10日。</w:t>
      </w:r>
    </w:p>
    <w:p>
      <w:r>
        <w:t xml:space="preserve">借款年利率为百分之十二，按月付息</w:t>
      </w:r>
      <w:ins w:id="101" w:author="某某律师（虚构）" w:date="2026-03-09T10:00:00Z">
        <w:r>
          <w:t xml:space="preserve">，到期还本</w:t>
        </w:r>
      </w:ins>
      <w:r>
        <w:t xml:space="preserve">。</w:t>
      </w:r>
    </w:p>
    <w:p>
      <w:r>
        <w:t>还款期限：2025年9月10日前一次性归还全部本金。</w:t>
      </w:r>
    </w:p>
    <w:p>
      <w:r>
        <w:t xml:space="preserve">借款人逾期还款的，</w:t>
      </w:r>
      <w:del w:id="102" w:author="某某律师（虚构）" w:date="2026-03-09T10:00:00Z">
        <w:r>
          <w:delText xml:space="preserve">应按日加收千分之五的违约金，并</w:delText>
        </w:r>
      </w:del>
      <w:r>
        <w:t xml:space="preserve">应承担出借人为实现债权支出的律师费。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身份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公民身份号码（虚构）</w:t>
            </w:r>
          </w:p>
        </w:tc>
        <w:tc>
          <w:tcPr>
            <w:tcW w:type="dxa" w:w="2160"/>
          </w:tcPr>
          <w:p>
            <w:r>
              <w:t>住址（虚构）</w:t>
            </w:r>
          </w:p>
        </w:tc>
      </w:tr>
      <w:tr>
        <w:tc>
          <w:tcPr>
            <w:tcW w:type="dxa" w:w="2160"/>
          </w:tcPr>
          <w:p>
            <w:r>
              <w:t>出借人</w:t>
            </w:r>
          </w:p>
        </w:tc>
        <w:tc>
          <w:tcPr>
            <w:tcW w:type="dxa" w:w="2160"/>
          </w:tcPr>
          <w:p>
            <w:r>
              <w:t>李某乙</w:t>
            </w:r>
          </w:p>
        </w:tc>
        <w:tc>
          <w:tcPr>
            <w:tcW w:type="dxa" w:w="2160"/>
          </w:tcPr>
          <w:p>
            <w:r>
              <w:t>990103197901010000</w:t>
            </w:r>
          </w:p>
        </w:tc>
        <w:tc>
          <w:tcPr>
            <w:tcW w:type="dxa" w:w="2160"/>
          </w:tcPr>
          <w:p>
            <w:r>
              <w:t>虚构市虚构区不存在街8号</w:t>
            </w:r>
          </w:p>
        </w:tc>
      </w:tr>
      <w:tr>
        <w:tc>
          <w:tcPr>
            <w:tcW w:type="dxa" w:w="2160"/>
          </w:tcPr>
          <w:p>
            <w:r>
              <w:t>借款人</w:t>
            </w:r>
          </w:p>
        </w:tc>
        <w:tc>
          <w:tcPr>
            <w:tcW w:type="dxa" w:w="2160"/>
          </w:tcPr>
          <w:p>
            <w:r>
              <w:t>王某丙</w:t>
            </w:r>
          </w:p>
        </w:tc>
        <w:tc>
          <w:tcPr>
            <w:tcW w:type="dxa" w:w="2160"/>
          </w:tcPr>
          <w:p>
            <w:r>
              <w:t>990104198203030000</w:t>
            </w:r>
          </w:p>
        </w:tc>
        <w:tc>
          <w:tcPr>
            <w:tcW w:type="dxa" w:w="2160"/>
          </w:tcPr>
          <w:p>
            <w:r>
              <w:t>虚构市虚构区无此巷16号</w:t>
            </w:r>
          </w:p>
        </w:tc>
      </w:tr>
    </w:tbl>
    <w:p>
      <w:r>
        <w:t>借款人（签字）：王某丙</w:t>
      </w:r>
    </w:p>
    <w:p>
      <w:r>
        <w:t>2025年3月10日</w:t>
      </w:r>
    </w:p>
    <w:p>
      <w:r>
        <w:t>样本编号：LBFX-CIVL01-K8M2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第1页 共1页　本借条一式两份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借条（虚构测试样本 LBFX-CIVL01-K8M2）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借条</dc:title>
  <dc:subject/>
  <dc:creator>lawbench 虚构样本</dc:creator>
  <cp:keywords>LBFX-CIVL01-K8M2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